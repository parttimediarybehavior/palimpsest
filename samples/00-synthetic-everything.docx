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:body>
    <w:p w14:paraId="4C15287C" w:rsidR="00A1B2C3" w:rsidRDefault="00A1B2C3">
      <w:r w:rsidR="00A1B2C3">
        <w:t xml:space="preserve">Quarterly Review of the Northern Division</w:t>
      </w:r>
    </w:p>
    <w:p w14:paraId="794EB701" w:rsidR="00A1B2C3" w:rsidRDefault="00A1B2C3">
      <w:r w:rsidR="00A1B2C3">
        <w:t xml:space="preserve">This paragraph was typed when the file was created.</w:t>
      </w:r>
    </w:p>
    <w:p w14:paraId="8421F362" w:rsidR="00D4E5F6" w:rsidRDefault="00D4E5F6">
      <w:r w:rsidR="00D4E5F6">
        <w:t xml:space="preserve">This sentence was added in a later session.</w:t>
      </w:r>
    </w:p>
    <w:p w14:paraId="AAAA0001" w:rsidR="00D4E5F6" w:rsidRDefault="00D4E5F6">
      <w:r w:rsidR="00D4E5F6">
        <w:t xml:space="preserve">The decision was </w:t>
      </w:r>
      <w:del w:id="9" w:author="Dana Whitlock" w:date="2024-03-11T09:14:00Z">
        <w:r w:rsidR="00D4E5F6" w:rsidDel="0011AA22">
          <w:delText xml:space="preserve">rejected outright by legal</w:delText>
        </w:r>
      </w:del>
      <w:ins w:id="10" w:author="Dana Whitlock" w:date="2024-03-11T09:15:00Z">
        <w:r w:rsidR="0011AA22">
          <w:t xml:space="preserve">approved with conditions</w:t>
        </w:r>
      </w:ins>
      <w:r w:rsidR="00D4E5F6">
        <w:t>.</w:t>
      </w:r>
    </w:p>
    <w:p w14:paraId="AAAA0002" w:rsidR="0011AA22" w:rsidRDefault="0011AA22">
      <w:commentRangeStart w:id="1"/>
      <w:r w:rsidR="0011AA22" w:rsidRPr="00FFEE01">
        <w:rPr>
          <w:rFonts w:ascii="Times New Roman"/>
          <w:lang w:val="de-DE"/>
        </w:rPr>
        <w:t xml:space="preserve">Dieser Absatz wurde aus einem anderen Dokument eingefügt und behält seine Formatierungs-ID.</w:t>
      </w:r>
      <w:commentRangeEnd w:id="1"/>
    </w:p>
    <w:p w14:paraId="9E766CC5" w:rsidR="0011AA22" w:rsidRDefault="0011AA22">
      <w:r w:rsidR="0011AA22">
        <w:t xml:space="preserve">Pasted block, second paragraph, same session as the one above.</w:t>
      </w:r>
    </w:p>
    <w:p w14:paraId="AAAA0006" w:rsidR="00D4E5F6" w:rsidRDefault="00D4E5F6">
      <w:r w:rsidR="00D4E5F6">
        <w:drawing>
          <wp:inline>
            <wp:extent cx="1143000" cy="857250"/>
            <wp:docPr id="2" name="Picture 2" descr="phone snap of the whiteboard"/>
            <a:graphic>
              <a:graphicData>
                <a:pic>
                  <a:blipFill>
                    <a:blip r:embed="rId5"/>
                  </a:blipFill>
                </a:pic>
              </a:graphicData>
            </a:graphic>
          </wp:inline>
        </w:drawing>
      </w:r>
    </w:p>
    <w:p w14:paraId="AAAA0003" w:rsidR="00D4E5F6" w:rsidRDefault="00D4E5F6">
      <w:r w:rsidR="00D4E5F6">
        <w:rPr>
          <w:vanish/>
        </w:rPr>
        <w:t xml:space="preserve">INTERNAL ONLY: do not send to the client before Friday.</w:t>
      </w:r>
      <w:r w:rsidR="00D4E5F6">
        <w:rPr>
          <w:color w:val="FFFFFF"/>
        </w:rPr>
        <w:t xml:space="preserve">strategy consultant senior partner mckinsey keyword keyword</w:t>
      </w:r>
    </w:p>
    <w:p w14:paraId="AAAA0004" w:rsidR="00D4E5F6" w:rsidRDefault="00D4E5F6">
      <w:r w:rsidR="00D4E5F6">
        <w:drawing>
          <wp:inline>
            <wp:extent cx="2286000" cy="1143000"/>
            <wp:docPr id="1" name="Picture 1" descr="site photo"/>
            <a:graphic>
              <a:graphicData>
                <a:pic>
                  <a:blipFill>
                    <a:blip r:embed="rId8"/>
                    <a:srcRect l="25000" t="10000" r="15000" b="5000"/>
                  </a:blipFill>
                </a:pic>
              </a:graphicData>
            </a:graphic>
          </wp:inline>
        </w:drawing>
      </w:r>
    </w:p>
    <w:p w14:paraId="AAAA0005" w:rsidR="00D4E5F6" w:rsidRDefault="00D4E5F6">
      <w:r>
        <w:fldChar w:fldCharType="begin"/>
      </w:r>
      <w:r>
        <w:instrText xml:space="preserve"> MERGEFIELD  ClientName  \* MERGEFORMAT </w:instrText>
      </w:r>
      <w:r>
        <w:fldChar w:fldCharType="end"/>
      </w:r>
    </w:p>
    <w:sectPr w:rsidR="00D4E5F6" w:rsidSect="00A1B2C3"/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:comment w:id="1" w:author="Priya Raman" w:initials="PR" w:date="2024-03-12T16:02:00Z">
    <w:p w14:paraId="BBBB0001">
      <w:r>
        <w:t>Do we really want to admit this in writing?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15:commentEx w15:paraId="BBBB0001" w15:done="0"/>
</w15:commentsEx>
</file>

<file path=word/fontTable.xml><?xml version="1.0" encoding="utf-8"?>
<w:fo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:font w:name="Calibri"/>
  <w:font w:name="Times New Roman"/>
  <w:font w:name="SimSun"/>
</w:fonts>
</file>

<file path=word/people.xml><?xml version="1.0" encoding="utf-8"?>
<w15:people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15:person w15:author="Priya Raman">
    <w15:presenceInfo w15:providerId="AD" w15:userId="S::priya.raman@northern-division.example.com::a1b2c3"/>
  </w15:person>
</w15:people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:proofState w:spelling="clean" w:grammar="dirty"/>
  <w:attachedTemplate r:id="rId1"/>
  <w:documentProtection w:edit="readOnly" w:enforcement="1" w:cryptProviderType="rsaAES" w:hash="Zm9vYmFy"/>
  <w:trackChanges/>
  <w:themeFontLang w:val="en-GB"/>
  <w:rsids>
    <w:rsidRoot w:val="00A1B2C3"/>
    <w:rsid w:val="00A1B2C3"/>
    <w:rsid w:val="00D4E5F6"/>
    <w:rsid w:val="0011AA22"/>
    <w:rsid w:val="0099CC44"/>
    <w:rsid w:val="00778899"/>
  </w:rsids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:style w:styleId="Heading1">
    <w:name w:val="heading 1"/>
  </w:style>
</w:styles>
</file>

<file path=word/_rels/document.xml.rels><?xml version="1.0"?><Relationships xmlns="http://schemas.openxmlformats.org/package/2006/relationships">
      <Relationship Id="rId5" Type="http://schemas.openxmlformats.org/officeDocument/2006/relationships/image" Target="media/image1.jpeg"/>
      <Relationship Id="rId6" Type="http://schemas.openxmlformats.org/officeDocument/2006/relationships/hyperlink" Target="file:///Y:/Legal/Matters/2024/NorthernDivision/final-draft.docx" TargetMode="External"/>
      <Relationship Id="rId7" Type="http://schemas.openxmlformats.org/officeDocument/2006/relationships/package" Target="embeddings/Microsoft_Excel_Worksheet.xlsx"/>
      <Relationship Id="rId8" Type="http://schemas.openxmlformats.org/officeDocument/2006/relationships/image" Target="media/image2.png"/>
      </Relationships>
</file>

<file path=word/_rels/settings.xml.rels><?xml version="1.0"?><Relationships xmlns="http://schemas.openxmlformats.org/package/2006/relationships"><Relationship Id="rId1" Type="http://schemas.openxmlformats.org/officeDocument/2006/relationships/attachedTemplate" Target="\\fileserver01\templates\Client-Memo-v4.dotx" TargetMode="External"/></Relationships>
</file>

<file path=word/glossary/document.xml><?xml version="1.0" encoding="utf-8"?>
<w:glossary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:docParts>
    <w:docPart>
      <w:docPartBody>
        <w:p>
          <w:r>
            <w:t>Confidential – Attorney Work Product – Ferris &amp; Vale LLP</w:t>
          </w:r>
        </w:p>
      </w:docPartBody>
    </w:docPart>
  </w:docParts>
</w:glossaryDocument>
</file>

<file path=docProps/app.xml><?xml version="1.0" encoding="utf-8"?>
<Properties xmlns="http://schemas.openxmlformats.org/officeDocument/2006/extended-properties">
  <Template>Client-Memo-v4.dotx</Template>
  <TotalTime>2</TotalTime>
  <Pages>3</Pages>
  <Words>820</Words>
  <Characters>4800</Characters>
  <Application>Microsoft Office Word</Application>
  <AppVersion>16.0000</AppVersion>
  <Company>Ferris &amp; Vale LLP</Company>
  <Manager>Alan Ferris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Quarterly Review</dc:title>
  <dc:creator>Dana Whitlock</dc:creator>
  <cp:lastModifiedBy>Priya Raman</cp:lastModifiedBy>
  <cp:revision>4</cp:revision>
  <dcterms:created>2024-03-10T08:00:00Z</dcterms:created>
  <dcterms:modified>2024-03-12T16:30:00Z</dcterms:modified>
  <cp:lastPrinted>2024-03-12T09:00:00Z</cp:lastPrin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1c3e70_Name">
    <vt:lpwstr>Confidential \ Legal Privileged</vt:lpwstr>
  </property>
  <property fmtid="{D5CDD505-2E9C-101B-9397-08002B2CF9AE}" pid="3" name="MSIP_Label_2f1c3e70_Owner">
    <vt:lpwstr>dana.whitlock@ferrisvale.example.com</vt:lpwstr>
  </property>
  <property fmtid="{D5CDD505-2E9C-101B-9397-08002B2CF9AE}" pid="4" name="MSIP_Label_2f1c3e70_SetDate">
    <vt:lpwstr>2024-03-10T08:04:19Z</vt:lpwstr>
  </property>
</Properties>
</file>